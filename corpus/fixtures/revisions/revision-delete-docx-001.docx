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Keep this </w:t>
      </w:r>
      <w:del w:id="9001" w:author="agent" w:date="2026-01-01T00:00:00Z">
        <w:r>
          <w:delText>deleted fragment</w:delText>
        </w:r>
      </w:del>
      <w:r>
        <w:t xml:space="preserve"> and 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