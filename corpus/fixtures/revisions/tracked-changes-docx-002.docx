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tracked-changes docx 002</w:t>
      </w:r>
    </w:p>
    <w:p>
      <w:r>
        <w:t xml:space="preserve">Section alpha revised: </w:t>
      </w:r>
      <w:ins w:id="9001" w:author="bot-a" w:date="2026-01-01T00:00:00Z">
        <w:r>
          <w:t>alpha-note-inserted</w:t>
        </w:r>
      </w:ins>
      <w:r>
        <w:t xml:space="preserve"> stable </w:t>
      </w:r>
      <w:del w:id="9002" w:author="bot-a" w:date="2026-01-01T00:00:00Z">
        <w:r>
          <w:delText>alpha-note-deleted</w:delText>
        </w:r>
      </w:del>
      <w:r>
        <w:t xml:space="preserve"> tail.</w:t>
      </w:r>
    </w:p>
    <w:p>
      <w:r>
        <w:t xml:space="preserve">Section beta revised: </w:t>
      </w:r>
      <w:ins w:id="9003" w:author="bot-b" w:date="2026-01-01T00:00:00Z">
        <w:r>
          <w:t>beta-note-inserted</w:t>
        </w:r>
      </w:ins>
      <w:r>
        <w:t xml:space="preserve"> stable </w:t>
      </w:r>
      <w:del w:id="9004" w:author="bot-b" w:date="2026-01-01T00:00:00Z">
        <w:r>
          <w:delText>beta-note-deleted</w:delText>
        </w:r>
      </w:del>
      <w:r>
        <w:t xml:space="preserve"> 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