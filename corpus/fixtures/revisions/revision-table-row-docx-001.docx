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tracked row insertion.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header-a</w:t>
            </w:r>
          </w:p>
        </w:tc>
        <w:tc>
          <w:tcPr>
            <w:tcW w:type="dxa" w:w="4320"/>
          </w:tcPr>
          <w:p>
            <w:r>
              <w:t>header-b</w:t>
            </w:r>
          </w:p>
        </w:tc>
      </w:tr>
      <w:tr>
        <w:tc>
          <w:tcPr>
            <w:tcW w:type="dxa" w:w="4320"/>
          </w:tcPr>
          <w:p>
            <w:r>
              <w:t>data-a</w:t>
            </w:r>
          </w:p>
        </w:tc>
        <w:tc>
          <w:tcPr>
            <w:tcW w:type="dxa" w:w="4320"/>
          </w:tcPr>
          <w:p>
            <w:r>
              <w:t>data-b</w:t>
            </w:r>
          </w:p>
        </w:tc>
      </w:tr>
      <w:tr>
        <w:trPr>
          <w:ins w:id="9001" w:author="agent" w:date="2026-01-01T00:00:00Z"/>
        </w:trPr>
        <w:tc>
          <w:p>
            <w:r>
              <w:t>ins-row-a</w:t>
            </w:r>
          </w:p>
        </w:tc>
        <w:tc>
          <w:p>
            <w:r>
              <w:t>ins-row-b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stichos</dc:creator>
  <cp:keywords/>
  <dc:description>generated by python-docx</dc:description>
  <cp:lastModifiedBy>stichos</cp:lastModifiedBy>
  <cp:revision>1</cp:revision>
  <dcterms:created xsi:type="dcterms:W3CDTF">2026-01-01T00:00:00Z</dcterms:created>
  <dcterms:modified xsi:type="dcterms:W3CDTF">2026-01-01T00:00:00Z</dcterms:modified>
  <cp:category/>
</cp:coreProperties>
</file>