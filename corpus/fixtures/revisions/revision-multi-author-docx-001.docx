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Alice added: </w:t>
      </w:r>
      <w:ins w:id="9001" w:author="alice" w:date="2026-01-01T00:00:00Z">
        <w:r>
          <w:t>alice-insert</w:t>
        </w:r>
      </w:ins>
      <w:r>
        <w:t xml:space="preserve"> Bob removed: </w:t>
      </w:r>
      <w:del w:id="9002" w:author="bob" w:date="2026-01-01T00:00:00Z">
        <w:r>
          <w:delText>bob-delete</w:delText>
        </w:r>
      </w:del>
      <w:r>
        <w:t xml:space="preserve"> done.</w:t>
      </w:r>
    </w:p>
    <w:p>
      <w:r>
        <w:t xml:space="preserve">Section: </w:t>
      </w:r>
      <w:ins w:id="9003" w:author="charlie" w:date="2026-01-01T00:00:00Z">
        <w:r>
          <w:t>charlie-insert</w:t>
        </w:r>
      </w:ins>
      <w:r>
        <w:t xml:space="preserve">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