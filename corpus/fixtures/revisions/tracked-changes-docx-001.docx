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tracked-changes docx 001</w:t>
      </w:r>
    </w:p>
    <w:p>
      <w:r>
        <w:t xml:space="preserve">Base text with </w:t>
      </w:r>
      <w:ins w:id="9001" w:author="bot-a" w:date="2026-01-01T00:00:00Z">
        <w:r>
          <w:t>inserted fragment</w:t>
        </w:r>
      </w:ins>
      <w:r>
        <w:t xml:space="preserve"> and </w:t>
      </w:r>
      <w:del w:id="9002" w:author="bot-a" w:date="2026-01-01T00:00:00Z">
        <w:r>
          <w:delText>deleted fragment</w:delText>
        </w:r>
      </w:del>
      <w:r>
        <w:t xml:space="preserve"> ending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stichos</dc:creator>
  <cp:keywords/>
  <dc:description>generated by python-docx</dc:description>
  <cp:lastModifiedBy>stichos</cp:lastModifiedBy>
  <cp:revision>1</cp:revision>
  <dcterms:created xsi:type="dcterms:W3CDTF">2026-01-01T00:00:00Z</dcterms:created>
  <dcterms:modified xsi:type="dcterms:W3CDTF">2026-01-01T00:00:00Z</dcterms:modified>
  <cp:category/>
</cp:coreProperties>
</file>