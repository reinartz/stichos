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Base </w:t>
      </w:r>
      <w:ins w:id="9001" w:author="bot-a" w:date="2026-01-01T00:00:00Z">
        <w:r>
          <w:t>alpha-insert</w:t>
        </w:r>
      </w:ins>
      <w:r>
        <w:t xml:space="preserve"> stable </w:t>
      </w:r>
      <w:del w:id="9002" w:author="bot-a" w:date="2026-01-01T00:00:00Z">
        <w:r>
          <w:delText>alpha-del</w:delText>
        </w:r>
      </w:del>
      <w:r>
        <w:t xml:space="preserve"> tail </w:t>
      </w:r>
      <w:ins w:id="9003" w:author="bot-b" w:date="2026-01-01T00:00:00Z">
        <w:r>
          <w:t>beta-insert</w:t>
        </w:r>
      </w:ins>
      <w:r>
        <w:t xml:space="preserve">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stichos</dc:creator>
  <cp:keywords/>
  <dc:description>generated by python-docx</dc:description>
  <cp:lastModifiedBy>stichos</cp:lastModifiedBy>
  <cp:revision>1</cp:revision>
  <dcterms:created xsi:type="dcterms:W3CDTF">2026-01-01T00:00:00Z</dcterms:created>
  <dcterms:modified xsi:type="dcterms:W3CDTF">2026-01-01T00:00:00Z</dcterms:modified>
  <cp:category/>
</cp:coreProperties>
</file>